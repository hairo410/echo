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25338" w14:textId="146991A0" w:rsidR="00801F28" w:rsidRDefault="00801F28">
      <w:pPr>
        <w:rPr>
          <w:rFonts w:hint="eastAsia"/>
        </w:rPr>
      </w:pPr>
      <w:r>
        <w:rPr>
          <w:rFonts w:hint="eastAsia"/>
        </w:rPr>
        <w:t>交付：</w:t>
      </w:r>
      <w:r w:rsidRPr="00801F28">
        <w:t>第二阶段交付面向心理健康对话机器人</w:t>
      </w:r>
      <w:proofErr w:type="gramStart"/>
      <w:r w:rsidRPr="00801F28">
        <w:t>的端云协同</w:t>
      </w:r>
      <w:proofErr w:type="gramEnd"/>
      <w:r w:rsidRPr="00801F28">
        <w:t>多模态系统及原型，完成语音输入输出、基础视觉理解与情绪识别、</w:t>
      </w:r>
      <w:proofErr w:type="gramStart"/>
      <w:r w:rsidRPr="00801F28">
        <w:t>基于语</w:t>
      </w:r>
      <w:proofErr w:type="gramEnd"/>
      <w:r w:rsidRPr="00801F28">
        <w:t>音量表评估、大模型问诊对话和评估摘要生成(供医生参考)、关键采集数据存储、机器人眼睛玻璃LED</w:t>
      </w:r>
      <w:proofErr w:type="gramStart"/>
      <w:r w:rsidRPr="00801F28">
        <w:t>屏基础</w:t>
      </w:r>
      <w:proofErr w:type="gramEnd"/>
      <w:r w:rsidRPr="00801F28">
        <w:t>状态显示。</w:t>
      </w:r>
    </w:p>
    <w:p w14:paraId="5DBA4475" w14:textId="59282481" w:rsidR="00801F28" w:rsidRDefault="00801F28">
      <w:r w:rsidRPr="00801F28">
        <w:t>功能列表：1. 本地数据管理指的就是用户相关性格和病患信息存回本地可供调用给医生看</w:t>
      </w:r>
      <w:r w:rsidR="00652CE5">
        <w:rPr>
          <w:rFonts w:hint="eastAsia"/>
        </w:rPr>
        <w:t>（</w:t>
      </w:r>
      <w:ins w:id="0" w:author="Peony Wang" w:date="2026-07-02T10:57:00Z" w16du:dateUtc="2026-07-02T02:57:00Z">
        <w:r w:rsidR="00652CE5">
          <w:rPr>
            <w:rFonts w:hint="eastAsia"/>
          </w:rPr>
          <w:t>评估小程序/app必要</w:t>
        </w:r>
      </w:ins>
      <w:ins w:id="1" w:author="Peony Wang" w:date="2026-07-02T22:13:00Z" w16du:dateUtc="2026-07-02T14:13:00Z">
        <w:r w:rsidR="00134B1F">
          <w:rPr>
            <w:rFonts w:hint="eastAsia"/>
          </w:rPr>
          <w:t>性</w:t>
        </w:r>
      </w:ins>
      <w:r w:rsidR="00652CE5">
        <w:rPr>
          <w:rFonts w:hint="eastAsia"/>
        </w:rPr>
        <w:t>）</w:t>
      </w:r>
      <w:r w:rsidRPr="00801F28">
        <w:t>；2. 情绪识别这里可以通过捕捉到情绪放到心理咨询的流程中：例如对话钟提到：我观察到你现在不开心，你需要xxx吗？或者说通过眼睛led屏幕给到反馈（比如用户开心眼睛也可以开心），眼睛这里可以针对图像识别结果或者语音对话的输出做出对应表情的选择（我觉得能择其一就好）；3. 量表评估就是上面那个word文档做语音对话完成评估（</w:t>
      </w:r>
      <w:ins w:id="2" w:author="Peony Wang" w:date="2026-07-02T11:02:00Z" w16du:dateUtc="2026-07-02T03:02:00Z">
        <w:r w:rsidR="00864CBB">
          <w:rPr>
            <w:rFonts w:hint="eastAsia"/>
          </w:rPr>
          <w:t>确认是否语音</w:t>
        </w:r>
      </w:ins>
      <w:ins w:id="3" w:author="Peony Wang" w:date="2026-07-02T11:03:00Z" w16du:dateUtc="2026-07-02T03:03:00Z">
        <w:r w:rsidR="00864CBB">
          <w:rPr>
            <w:rFonts w:hint="eastAsia"/>
          </w:rPr>
          <w:t>实现</w:t>
        </w:r>
      </w:ins>
      <w:ins w:id="4" w:author="Peony Wang" w:date="2026-07-02T11:02:00Z" w16du:dateUtc="2026-07-02T03:02:00Z">
        <w:r w:rsidR="00864CBB">
          <w:rPr>
            <w:rFonts w:hint="eastAsia"/>
          </w:rPr>
          <w:t>最简单，</w:t>
        </w:r>
      </w:ins>
      <w:ins w:id="5" w:author="Peony Wang" w:date="2026-07-02T11:03:00Z" w16du:dateUtc="2026-07-02T03:03:00Z">
        <w:r w:rsidR="00864CBB">
          <w:rPr>
            <w:rFonts w:hint="eastAsia"/>
          </w:rPr>
          <w:t>如果不是的话，</w:t>
        </w:r>
      </w:ins>
      <w:r w:rsidRPr="00801F28">
        <w:t>我们之前谈过的</w:t>
      </w:r>
      <w:ins w:id="6" w:author="Peony Wang" w:date="2026-07-02T11:03:00Z" w16du:dateUtc="2026-07-02T03:03:00Z">
        <w:r w:rsidR="00864CBB">
          <w:rPr>
            <w:rFonts w:hint="eastAsia"/>
          </w:rPr>
          <w:t>通过云端</w:t>
        </w:r>
      </w:ins>
      <w:ins w:id="7" w:author="Peony Wang" w:date="2026-07-02T11:04:00Z" w16du:dateUtc="2026-07-02T03:04:00Z">
        <w:r w:rsidR="00864CBB">
          <w:rPr>
            <w:rFonts w:hint="eastAsia"/>
          </w:rPr>
          <w:t>给</w:t>
        </w:r>
        <w:proofErr w:type="gramStart"/>
        <w:r w:rsidR="00864CBB">
          <w:rPr>
            <w:rFonts w:hint="eastAsia"/>
          </w:rPr>
          <w:t>题目本地</w:t>
        </w:r>
        <w:proofErr w:type="gramEnd"/>
        <w:r w:rsidR="00864CBB">
          <w:rPr>
            <w:rFonts w:hint="eastAsia"/>
          </w:rPr>
          <w:t>有触摸屏幕选择</w:t>
        </w:r>
      </w:ins>
      <w:ins w:id="8" w:author="Peony Wang" w:date="2026-07-02T11:03:00Z" w16du:dateUtc="2026-07-02T03:03:00Z">
        <w:r w:rsidR="00864CBB">
          <w:rPr>
            <w:rFonts w:hint="eastAsia"/>
          </w:rPr>
          <w:t>/</w:t>
        </w:r>
      </w:ins>
      <w:del w:id="9" w:author="Peony Wang" w:date="2026-07-02T11:03:00Z" w16du:dateUtc="2026-07-02T03:03:00Z">
        <w:r w:rsidRPr="00801F28" w:rsidDel="00864CBB">
          <w:delText>通过一个</w:delText>
        </w:r>
      </w:del>
      <w:proofErr w:type="gramStart"/>
      <w:r w:rsidRPr="00801F28">
        <w:t>额外小</w:t>
      </w:r>
      <w:proofErr w:type="gramEnd"/>
      <w:r w:rsidRPr="00801F28">
        <w:t>程序也作为备选方案</w:t>
      </w:r>
      <w:ins w:id="10" w:author="Peony Wang" w:date="2026-07-02T11:03:00Z" w16du:dateUtc="2026-07-02T03:03:00Z">
        <w:r w:rsidR="00864CBB">
          <w:rPr>
            <w:rFonts w:hint="eastAsia"/>
          </w:rPr>
          <w:t>（量表会</w:t>
        </w:r>
      </w:ins>
      <w:ins w:id="11" w:author="Peony Wang" w:date="2026-07-02T11:04:00Z" w16du:dateUtc="2026-07-02T03:04:00Z">
        <w:r w:rsidR="00864CBB">
          <w:rPr>
            <w:rFonts w:hint="eastAsia"/>
          </w:rPr>
          <w:t>复杂些</w:t>
        </w:r>
      </w:ins>
      <w:ins w:id="12" w:author="Peony Wang" w:date="2026-07-02T11:03:00Z" w16du:dateUtc="2026-07-02T03:03:00Z">
        <w:r w:rsidR="00864CBB">
          <w:rPr>
            <w:rFonts w:hint="eastAsia"/>
          </w:rPr>
          <w:t>）</w:t>
        </w:r>
      </w:ins>
      <w:del w:id="13" w:author="Peony Wang" w:date="2026-07-02T11:05:00Z" w16du:dateUtc="2026-07-02T03:05:00Z">
        <w:r w:rsidRPr="00801F28" w:rsidDel="00864CBB">
          <w:delText>，如果这个语音不行的话再选那个好些</w:delText>
        </w:r>
      </w:del>
      <w:r w:rsidRPr="00801F28">
        <w:t>）；4. 心理学咨询就是ai玩具普遍有的大模型对话功能</w:t>
      </w:r>
      <w:ins w:id="14" w:author="Peony Wang" w:date="2026-07-02T11:05:00Z" w16du:dateUtc="2026-07-02T03:05:00Z">
        <w:r w:rsidR="00864CBB">
          <w:rPr>
            <w:rFonts w:hint="eastAsia"/>
          </w:rPr>
          <w:t>（prompt 美</w:t>
        </w:r>
        <w:proofErr w:type="gramStart"/>
        <w:r w:rsidR="00864CBB">
          <w:rPr>
            <w:rFonts w:hint="eastAsia"/>
          </w:rPr>
          <w:t>琪老师</w:t>
        </w:r>
        <w:proofErr w:type="gramEnd"/>
        <w:r w:rsidR="00864CBB">
          <w:rPr>
            <w:rFonts w:hint="eastAsia"/>
          </w:rPr>
          <w:t>发）</w:t>
        </w:r>
      </w:ins>
      <w:r w:rsidRPr="00801F28">
        <w:t>；5. 问诊评估暂时不需要</w:t>
      </w:r>
      <w:r>
        <w:rPr>
          <w:rFonts w:hint="eastAsia"/>
        </w:rPr>
        <w:t>（没有问诊数据）</w:t>
      </w:r>
    </w:p>
    <w:p w14:paraId="6796B20B" w14:textId="6188484A" w:rsidR="00801F28" w:rsidRDefault="00801F28">
      <w:r w:rsidRPr="00801F28">
        <w:rPr>
          <w:noProof/>
        </w:rPr>
        <w:drawing>
          <wp:inline distT="0" distB="0" distL="0" distR="0" wp14:anchorId="76EEC7E1" wp14:editId="1910E856">
            <wp:extent cx="4367284" cy="1398099"/>
            <wp:effectExtent l="0" t="0" r="0" b="0"/>
            <wp:docPr id="499173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8946" cy="1401832"/>
                    </a:xfrm>
                    <a:prstGeom prst="rect">
                      <a:avLst/>
                    </a:prstGeom>
                    <a:noFill/>
                    <a:ln>
                      <a:noFill/>
                    </a:ln>
                  </pic:spPr>
                </pic:pic>
              </a:graphicData>
            </a:graphic>
          </wp:inline>
        </w:drawing>
      </w:r>
    </w:p>
    <w:p w14:paraId="14B9808B" w14:textId="77777777" w:rsidR="00801F28" w:rsidRDefault="00801F28"/>
    <w:p w14:paraId="3B569FC0" w14:textId="77777777" w:rsidR="00801F28" w:rsidRDefault="00801F28" w:rsidP="00801F28">
      <w:r>
        <w:rPr>
          <w:rFonts w:hint="eastAsia"/>
        </w:rPr>
        <w:t>实现路径（最简单）：</w:t>
      </w:r>
    </w:p>
    <w:p w14:paraId="053B5661" w14:textId="30C9BDD1" w:rsidR="00801F28" w:rsidRDefault="00DB720E" w:rsidP="00801F28">
      <w:ins w:id="15" w:author="Peony Wang" w:date="2026-07-02T22:16:00Z" w16du:dateUtc="2026-07-02T14:16:00Z">
        <w:r>
          <w:rPr>
            <w:rFonts w:hint="eastAsia"/>
          </w:rPr>
          <w:t>参考</w:t>
        </w:r>
      </w:ins>
      <w:del w:id="16" w:author="Peony Wang" w:date="2026-07-02T22:16:00Z" w16du:dateUtc="2026-07-02T14:16:00Z">
        <w:r w:rsidR="00801F28" w:rsidRPr="00801F28" w:rsidDel="00DB720E">
          <w:delText>在</w:delText>
        </w:r>
      </w:del>
      <w:r w:rsidR="00801F28" w:rsidRPr="00801F28">
        <w:t>现有带摄像头的AI对话类玩具</w:t>
      </w:r>
      <w:del w:id="17" w:author="Peony Wang" w:date="2026-07-02T22:16:00Z" w16du:dateUtc="2026-07-02T14:16:00Z">
        <w:r w:rsidR="00801F28" w:rsidRPr="00801F28" w:rsidDel="00DB720E">
          <w:delText>基础</w:delText>
        </w:r>
      </w:del>
      <w:ins w:id="18" w:author="Peony Wang" w:date="2026-07-02T22:16:00Z" w16du:dateUtc="2026-07-02T14:16:00Z">
        <w:r>
          <w:rPr>
            <w:rFonts w:hint="eastAsia"/>
          </w:rPr>
          <w:t>方案</w:t>
        </w:r>
      </w:ins>
      <w:del w:id="19" w:author="Peony Wang" w:date="2026-07-02T22:16:00Z" w16du:dateUtc="2026-07-02T14:16:00Z">
        <w:r w:rsidR="00801F28" w:rsidRPr="00801F28" w:rsidDel="00DB720E">
          <w:delText>上</w:delText>
        </w:r>
      </w:del>
      <w:r w:rsidR="00801F28" w:rsidRPr="00801F28">
        <w:t>，加上上述口语化量表问答，相应的量表测试结果形成的用户摘要一份能存回本地</w:t>
      </w:r>
      <w:ins w:id="20" w:author="Peony Wang" w:date="2026-07-02T11:07:00Z" w16du:dateUtc="2026-07-02T03:07:00Z">
        <w:r w:rsidR="00864CBB">
          <w:rPr>
            <w:rFonts w:hint="eastAsia"/>
          </w:rPr>
          <w:t>能给医生看</w:t>
        </w:r>
      </w:ins>
      <w:r w:rsidR="00801F28" w:rsidRPr="00801F28">
        <w:t>（实在不方便的话云端也可以，但要脱敏</w:t>
      </w:r>
      <w:del w:id="21" w:author="Peony Wang" w:date="2026-07-02T22:16:00Z" w16du:dateUtc="2026-07-02T14:16:00Z">
        <w:r w:rsidR="00801F28" w:rsidRPr="00801F28" w:rsidDel="00DB720E">
          <w:delText>这样</w:delText>
        </w:r>
      </w:del>
      <w:r w:rsidR="00801F28" w:rsidRPr="00801F28">
        <w:t>）</w:t>
      </w:r>
    </w:p>
    <w:p w14:paraId="506D819B" w14:textId="77777777" w:rsidR="00801F28" w:rsidRDefault="00801F28" w:rsidP="00801F28">
      <w:pPr>
        <w:pStyle w:val="a9"/>
        <w:ind w:left="360"/>
        <w:rPr>
          <w:rFonts w:hint="eastAsia"/>
        </w:rPr>
      </w:pPr>
    </w:p>
    <w:p w14:paraId="14120442" w14:textId="2CF3B3B4" w:rsidR="00801F28" w:rsidRDefault="00801F28" w:rsidP="00801F28">
      <w:proofErr w:type="gramStart"/>
      <w:r>
        <w:rPr>
          <w:rFonts w:hint="eastAsia"/>
        </w:rPr>
        <w:t>小智可借鉴</w:t>
      </w:r>
      <w:proofErr w:type="gramEnd"/>
      <w:ins w:id="22" w:author="Peony Wang" w:date="2026-07-02T22:13:00Z" w16du:dateUtc="2026-07-02T14:13:00Z">
        <w:r w:rsidR="00134B1F">
          <w:rPr>
            <w:rFonts w:hint="eastAsia"/>
          </w:rPr>
          <w:t>，相关网站：</w:t>
        </w:r>
      </w:ins>
    </w:p>
    <w:p w14:paraId="26B6DB75" w14:textId="77777777" w:rsidR="00F257CE" w:rsidRDefault="00F257CE" w:rsidP="00F257CE">
      <w:pPr>
        <w:rPr>
          <w:ins w:id="23" w:author="Peony Wang" w:date="2026-07-02T21:58:00Z" w16du:dateUtc="2026-07-02T13:58:00Z"/>
          <w:rFonts w:hint="eastAsia"/>
        </w:rPr>
      </w:pPr>
    </w:p>
    <w:p w14:paraId="500DD9D1" w14:textId="77777777" w:rsidR="00F257CE" w:rsidRDefault="00F257CE" w:rsidP="00F257CE">
      <w:pPr>
        <w:rPr>
          <w:ins w:id="24" w:author="Peony Wang" w:date="2026-07-02T21:58:00Z" w16du:dateUtc="2026-07-02T13:58:00Z"/>
          <w:rFonts w:hint="eastAsia"/>
        </w:rPr>
      </w:pPr>
      <w:proofErr w:type="spellStart"/>
      <w:ins w:id="25" w:author="Peony Wang" w:date="2026-07-02T21:58:00Z" w16du:dateUtc="2026-07-02T13:58:00Z">
        <w:r>
          <w:rPr>
            <w:rFonts w:hint="eastAsia"/>
          </w:rPr>
          <w:t>xiaozhi</w:t>
        </w:r>
        <w:proofErr w:type="spellEnd"/>
        <w:r>
          <w:rPr>
            <w:rFonts w:hint="eastAsia"/>
          </w:rPr>
          <w:t>配置的网站：</w:t>
        </w:r>
      </w:ins>
    </w:p>
    <w:p w14:paraId="3E69F740" w14:textId="77777777" w:rsidR="00F257CE" w:rsidRDefault="00F257CE" w:rsidP="00F257CE">
      <w:pPr>
        <w:rPr>
          <w:ins w:id="26" w:author="Peony Wang" w:date="2026-07-02T21:58:00Z" w16du:dateUtc="2026-07-02T13:58:00Z"/>
          <w:rFonts w:hint="eastAsia"/>
        </w:rPr>
      </w:pPr>
      <w:ins w:id="27" w:author="Peony Wang" w:date="2026-07-02T21:58:00Z" w16du:dateUtc="2026-07-02T13:58:00Z">
        <w:r>
          <w:rPr>
            <w:rFonts w:hint="eastAsia"/>
          </w:rPr>
          <w:t>https://xiaozhi.me/</w:t>
        </w:r>
      </w:ins>
    </w:p>
    <w:p w14:paraId="023F214E" w14:textId="77777777" w:rsidR="00F257CE" w:rsidRDefault="00F257CE" w:rsidP="00F257CE">
      <w:pPr>
        <w:rPr>
          <w:ins w:id="28" w:author="Peony Wang" w:date="2026-07-02T21:58:00Z" w16du:dateUtc="2026-07-02T13:58:00Z"/>
          <w:rFonts w:hint="eastAsia"/>
        </w:rPr>
      </w:pPr>
    </w:p>
    <w:p w14:paraId="4AED52A6" w14:textId="77777777" w:rsidR="00F257CE" w:rsidRDefault="00F257CE" w:rsidP="00F257CE">
      <w:pPr>
        <w:rPr>
          <w:ins w:id="29" w:author="Peony Wang" w:date="2026-07-02T21:58:00Z" w16du:dateUtc="2026-07-02T13:58:00Z"/>
          <w:rFonts w:hint="eastAsia"/>
        </w:rPr>
      </w:pPr>
      <w:proofErr w:type="spellStart"/>
      <w:ins w:id="30" w:author="Peony Wang" w:date="2026-07-02T21:58:00Z" w16du:dateUtc="2026-07-02T13:58:00Z">
        <w:r>
          <w:rPr>
            <w:rFonts w:hint="eastAsia"/>
          </w:rPr>
          <w:t>xiaozhi</w:t>
        </w:r>
        <w:proofErr w:type="spellEnd"/>
        <w:r>
          <w:rPr>
            <w:rFonts w:hint="eastAsia"/>
          </w:rPr>
          <w:t>后端服务的</w:t>
        </w:r>
        <w:proofErr w:type="spellStart"/>
        <w:r>
          <w:rPr>
            <w:rFonts w:hint="eastAsia"/>
          </w:rPr>
          <w:t>Github</w:t>
        </w:r>
        <w:proofErr w:type="spellEnd"/>
        <w:r>
          <w:rPr>
            <w:rFonts w:hint="eastAsia"/>
          </w:rPr>
          <w:t>：</w:t>
        </w:r>
      </w:ins>
    </w:p>
    <w:p w14:paraId="0D8895AF" w14:textId="77777777" w:rsidR="00F257CE" w:rsidRDefault="00F257CE" w:rsidP="00F257CE">
      <w:pPr>
        <w:rPr>
          <w:ins w:id="31" w:author="Peony Wang" w:date="2026-07-02T21:58:00Z" w16du:dateUtc="2026-07-02T13:58:00Z"/>
          <w:rFonts w:hint="eastAsia"/>
        </w:rPr>
      </w:pPr>
      <w:ins w:id="32" w:author="Peony Wang" w:date="2026-07-02T21:58:00Z" w16du:dateUtc="2026-07-02T13:58:00Z">
        <w:r>
          <w:rPr>
            <w:rFonts w:hint="eastAsia"/>
          </w:rPr>
          <w:t>https://github.com/xinnan-tech/xiaozhi-esp32-server/tree/main</w:t>
        </w:r>
      </w:ins>
    </w:p>
    <w:p w14:paraId="5FFDE1A3" w14:textId="77777777" w:rsidR="00F257CE" w:rsidRDefault="00F257CE" w:rsidP="00F257CE">
      <w:pPr>
        <w:rPr>
          <w:ins w:id="33" w:author="Peony Wang" w:date="2026-07-02T21:58:00Z" w16du:dateUtc="2026-07-02T13:58:00Z"/>
          <w:rFonts w:hint="eastAsia"/>
        </w:rPr>
      </w:pPr>
      <w:proofErr w:type="spellStart"/>
      <w:ins w:id="34" w:author="Peony Wang" w:date="2026-07-02T21:58:00Z" w16du:dateUtc="2026-07-02T13:58:00Z">
        <w:r>
          <w:rPr>
            <w:rFonts w:hint="eastAsia"/>
          </w:rPr>
          <w:lastRenderedPageBreak/>
          <w:t>xiaozhi</w:t>
        </w:r>
        <w:proofErr w:type="spellEnd"/>
        <w:r>
          <w:rPr>
            <w:rFonts w:hint="eastAsia"/>
          </w:rPr>
          <w:t>开源硬件的</w:t>
        </w:r>
        <w:proofErr w:type="spellStart"/>
        <w:r>
          <w:rPr>
            <w:rFonts w:hint="eastAsia"/>
          </w:rPr>
          <w:t>Github</w:t>
        </w:r>
        <w:proofErr w:type="spellEnd"/>
        <w:r>
          <w:rPr>
            <w:rFonts w:hint="eastAsia"/>
          </w:rPr>
          <w:t>：</w:t>
        </w:r>
      </w:ins>
    </w:p>
    <w:p w14:paraId="29C60435" w14:textId="77777777" w:rsidR="00F257CE" w:rsidRDefault="00F257CE" w:rsidP="00F257CE">
      <w:pPr>
        <w:rPr>
          <w:ins w:id="35" w:author="Peony Wang" w:date="2026-07-02T21:58:00Z" w16du:dateUtc="2026-07-02T13:58:00Z"/>
          <w:rFonts w:hint="eastAsia"/>
        </w:rPr>
      </w:pPr>
      <w:ins w:id="36" w:author="Peony Wang" w:date="2026-07-02T21:58:00Z" w16du:dateUtc="2026-07-02T13:58:00Z">
        <w:r>
          <w:rPr>
            <w:rFonts w:hint="eastAsia"/>
          </w:rPr>
          <w:t>https://github.com/78/xiaozhi-esp32</w:t>
        </w:r>
      </w:ins>
    </w:p>
    <w:p w14:paraId="2C9C1E80" w14:textId="77777777" w:rsidR="00F257CE" w:rsidRDefault="00F257CE" w:rsidP="00F257CE">
      <w:pPr>
        <w:rPr>
          <w:ins w:id="37" w:author="Peony Wang" w:date="2026-07-02T21:58:00Z" w16du:dateUtc="2026-07-02T13:58:00Z"/>
          <w:rFonts w:hint="eastAsia"/>
        </w:rPr>
      </w:pPr>
    </w:p>
    <w:p w14:paraId="7C4AE5A5" w14:textId="77777777" w:rsidR="00F257CE" w:rsidRDefault="00F257CE" w:rsidP="00F257CE">
      <w:pPr>
        <w:rPr>
          <w:ins w:id="38" w:author="Peony Wang" w:date="2026-07-02T21:58:00Z" w16du:dateUtc="2026-07-02T13:58:00Z"/>
          <w:rFonts w:hint="eastAsia"/>
        </w:rPr>
      </w:pPr>
      <w:proofErr w:type="spellStart"/>
      <w:ins w:id="39" w:author="Peony Wang" w:date="2026-07-02T21:58:00Z" w16du:dateUtc="2026-07-02T13:58:00Z">
        <w:r>
          <w:rPr>
            <w:rFonts w:hint="eastAsia"/>
          </w:rPr>
          <w:t>LlamaFactory</w:t>
        </w:r>
        <w:proofErr w:type="spellEnd"/>
        <w:r>
          <w:rPr>
            <w:rFonts w:hint="eastAsia"/>
          </w:rPr>
          <w:t>-main使用教程：https://llamafactory.readthedocs.io/zh-cn/latest/index.html</w:t>
        </w:r>
      </w:ins>
    </w:p>
    <w:p w14:paraId="6058E047" w14:textId="77777777" w:rsidR="00F257CE" w:rsidRDefault="00F257CE" w:rsidP="00F257CE">
      <w:pPr>
        <w:rPr>
          <w:ins w:id="40" w:author="Peony Wang" w:date="2026-07-02T21:58:00Z" w16du:dateUtc="2026-07-02T13:58:00Z"/>
          <w:rFonts w:hint="eastAsia"/>
        </w:rPr>
      </w:pPr>
    </w:p>
    <w:p w14:paraId="4CA0EF04" w14:textId="77777777" w:rsidR="00F257CE" w:rsidRDefault="00F257CE" w:rsidP="00F257CE">
      <w:pPr>
        <w:rPr>
          <w:ins w:id="41" w:author="Peony Wang" w:date="2026-07-02T21:58:00Z" w16du:dateUtc="2026-07-02T13:58:00Z"/>
          <w:rFonts w:hint="eastAsia"/>
        </w:rPr>
      </w:pPr>
      <w:proofErr w:type="gramStart"/>
      <w:ins w:id="42" w:author="Peony Wang" w:date="2026-07-02T21:58:00Z" w16du:dateUtc="2026-07-02T13:58:00Z">
        <w:r>
          <w:rPr>
            <w:rFonts w:hint="eastAsia"/>
          </w:rPr>
          <w:t>阿里云百炼</w:t>
        </w:r>
        <w:proofErr w:type="gramEnd"/>
        <w:r>
          <w:rPr>
            <w:rFonts w:hint="eastAsia"/>
          </w:rPr>
          <w:t>平台：</w:t>
        </w:r>
      </w:ins>
    </w:p>
    <w:p w14:paraId="54FE4385" w14:textId="77777777" w:rsidR="00F257CE" w:rsidRDefault="00F257CE" w:rsidP="00F257CE">
      <w:pPr>
        <w:rPr>
          <w:ins w:id="43" w:author="Peony Wang" w:date="2026-07-02T21:58:00Z" w16du:dateUtc="2026-07-02T13:58:00Z"/>
          <w:rFonts w:hint="eastAsia"/>
        </w:rPr>
      </w:pPr>
      <w:ins w:id="44" w:author="Peony Wang" w:date="2026-07-02T21:58:00Z" w16du:dateUtc="2026-07-02T13:58:00Z">
        <w:r>
          <w:rPr>
            <w:rFonts w:hint="eastAsia"/>
          </w:rPr>
          <w:t>https://bailian.console.aliyun.com/cn-beijing/?spm=a2c4g.11186623.0.0.1fc53e001uvELu&amp;tab=model#/model-market/detail/qwen3-235b-a22b</w:t>
        </w:r>
      </w:ins>
    </w:p>
    <w:p w14:paraId="397121B4" w14:textId="77777777" w:rsidR="00F257CE" w:rsidRDefault="00F257CE" w:rsidP="00F257CE">
      <w:pPr>
        <w:rPr>
          <w:ins w:id="45" w:author="Peony Wang" w:date="2026-07-02T21:58:00Z" w16du:dateUtc="2026-07-02T13:58:00Z"/>
          <w:rFonts w:hint="eastAsia"/>
        </w:rPr>
      </w:pPr>
    </w:p>
    <w:p w14:paraId="4426CECE" w14:textId="77777777" w:rsidR="00F257CE" w:rsidRDefault="00F257CE" w:rsidP="00F257CE">
      <w:pPr>
        <w:rPr>
          <w:ins w:id="46" w:author="Peony Wang" w:date="2026-07-02T21:58:00Z" w16du:dateUtc="2026-07-02T13:58:00Z"/>
          <w:rFonts w:hint="eastAsia"/>
        </w:rPr>
      </w:pPr>
      <w:proofErr w:type="gramStart"/>
      <w:ins w:id="47" w:author="Peony Wang" w:date="2026-07-02T21:58:00Z" w16du:dateUtc="2026-07-02T13:58:00Z">
        <w:r>
          <w:rPr>
            <w:rFonts w:hint="eastAsia"/>
          </w:rPr>
          <w:t>阿里云百炼</w:t>
        </w:r>
        <w:proofErr w:type="gramEnd"/>
        <w:r>
          <w:rPr>
            <w:rFonts w:hint="eastAsia"/>
          </w:rPr>
          <w:t>搜索模型的地方：</w:t>
        </w:r>
      </w:ins>
    </w:p>
    <w:p w14:paraId="1FD89B91" w14:textId="77777777" w:rsidR="00F257CE" w:rsidRDefault="00F257CE" w:rsidP="00F257CE">
      <w:pPr>
        <w:rPr>
          <w:ins w:id="48" w:author="Peony Wang" w:date="2026-07-02T21:58:00Z" w16du:dateUtc="2026-07-02T13:58:00Z"/>
          <w:rFonts w:hint="eastAsia"/>
        </w:rPr>
      </w:pPr>
      <w:ins w:id="49" w:author="Peony Wang" w:date="2026-07-02T21:58:00Z" w16du:dateUtc="2026-07-02T13:58:00Z">
        <w:r>
          <w:rPr>
            <w:rFonts w:hint="eastAsia"/>
          </w:rPr>
          <w:t>https://bailian.console.aliyun.com/?spm=a2c4g.11186623.0.0.1fc53e001uvELu&amp;tab=model#/model-market/all</w:t>
        </w:r>
      </w:ins>
    </w:p>
    <w:p w14:paraId="53D4BE46" w14:textId="77777777" w:rsidR="00F257CE" w:rsidRDefault="00F257CE" w:rsidP="00F257CE">
      <w:pPr>
        <w:rPr>
          <w:ins w:id="50" w:author="Peony Wang" w:date="2026-07-02T21:58:00Z" w16du:dateUtc="2026-07-02T13:58:00Z"/>
          <w:rFonts w:hint="eastAsia"/>
        </w:rPr>
      </w:pPr>
    </w:p>
    <w:p w14:paraId="239470E7" w14:textId="77777777" w:rsidR="00F257CE" w:rsidRDefault="00F257CE" w:rsidP="00F257CE">
      <w:pPr>
        <w:rPr>
          <w:ins w:id="51" w:author="Peony Wang" w:date="2026-07-02T21:58:00Z" w16du:dateUtc="2026-07-02T13:58:00Z"/>
          <w:rFonts w:hint="eastAsia"/>
        </w:rPr>
      </w:pPr>
      <w:ins w:id="52" w:author="Peony Wang" w:date="2026-07-02T21:58:00Z" w16du:dateUtc="2026-07-02T13:58:00Z">
        <w:r>
          <w:rPr>
            <w:rFonts w:hint="eastAsia"/>
          </w:rPr>
          <w:t>阿里云出的大模型推理/微调的显存估算网站：</w:t>
        </w:r>
      </w:ins>
    </w:p>
    <w:p w14:paraId="10BC0FDC" w14:textId="77777777" w:rsidR="00F257CE" w:rsidRDefault="00F257CE" w:rsidP="00F257CE">
      <w:pPr>
        <w:rPr>
          <w:ins w:id="53" w:author="Peony Wang" w:date="2026-07-02T21:58:00Z" w16du:dateUtc="2026-07-02T13:58:00Z"/>
          <w:rFonts w:hint="eastAsia"/>
        </w:rPr>
      </w:pPr>
      <w:ins w:id="54" w:author="Peony Wang" w:date="2026-07-02T21:58:00Z" w16du:dateUtc="2026-07-02T13:58:00Z">
        <w:r>
          <w:rPr>
            <w:rFonts w:hint="eastAsia"/>
          </w:rPr>
          <w:t>https://help.aliyun.com/zh/pai/getting-started/estimation-of-the-required-video-memory-for-the-model#7a013a3d617zj</w:t>
        </w:r>
      </w:ins>
    </w:p>
    <w:p w14:paraId="2864BA95" w14:textId="77777777" w:rsidR="00801F28" w:rsidRDefault="00801F28">
      <w:pPr>
        <w:rPr>
          <w:ins w:id="55" w:author="Peony Wang" w:date="2026-07-02T22:15:00Z" w16du:dateUtc="2026-07-02T14:15:00Z"/>
        </w:rPr>
      </w:pPr>
    </w:p>
    <w:p w14:paraId="0AC9DB98" w14:textId="0D2E069A" w:rsidR="00DB720E" w:rsidRDefault="00DB720E">
      <w:pPr>
        <w:rPr>
          <w:rFonts w:hint="eastAsia"/>
        </w:rPr>
      </w:pPr>
      <w:ins w:id="56" w:author="Peony Wang" w:date="2026-07-02T22:15:00Z" w16du:dateUtc="2026-07-02T14:15:00Z">
        <w:r>
          <w:rPr>
            <w:rFonts w:hint="eastAsia"/>
          </w:rPr>
          <w:t>模型参考：</w:t>
        </w:r>
      </w:ins>
    </w:p>
    <w:p w14:paraId="0F76C46F" w14:textId="77777777" w:rsidR="00DB720E" w:rsidRDefault="00DB720E" w:rsidP="00DB720E">
      <w:pPr>
        <w:rPr>
          <w:ins w:id="57" w:author="Peony Wang" w:date="2026-07-02T22:15:00Z" w16du:dateUtc="2026-07-02T14:15:00Z"/>
          <w:rFonts w:hint="eastAsia"/>
        </w:rPr>
      </w:pPr>
      <w:ins w:id="58" w:author="Peony Wang" w:date="2026-07-02T22:15:00Z" w16du:dateUtc="2026-07-02T14:15:00Z">
        <w:r>
          <w:rPr>
            <w:rFonts w:hint="eastAsia"/>
          </w:rPr>
          <w:t>ASR，TTS：</w:t>
        </w:r>
      </w:ins>
    </w:p>
    <w:p w14:paraId="5A5A9A95" w14:textId="77777777" w:rsidR="00DB720E" w:rsidRDefault="00DB720E" w:rsidP="00DB720E">
      <w:pPr>
        <w:rPr>
          <w:ins w:id="59" w:author="Peony Wang" w:date="2026-07-02T22:15:00Z" w16du:dateUtc="2026-07-02T14:15:00Z"/>
          <w:rFonts w:hint="eastAsia"/>
        </w:rPr>
      </w:pPr>
      <w:proofErr w:type="spellStart"/>
      <w:ins w:id="60" w:author="Peony Wang" w:date="2026-07-02T22:15:00Z" w16du:dateUtc="2026-07-02T14:15:00Z">
        <w:r>
          <w:rPr>
            <w:rFonts w:hint="eastAsia"/>
          </w:rPr>
          <w:t>SenseVoice</w:t>
        </w:r>
        <w:proofErr w:type="spellEnd"/>
        <w:r>
          <w:rPr>
            <w:rFonts w:hint="eastAsia"/>
          </w:rPr>
          <w:t xml:space="preserve">  和  </w:t>
        </w:r>
        <w:proofErr w:type="spellStart"/>
        <w:r>
          <w:rPr>
            <w:rFonts w:hint="eastAsia"/>
          </w:rPr>
          <w:t>CosyVoice</w:t>
        </w:r>
        <w:proofErr w:type="spellEnd"/>
      </w:ins>
    </w:p>
    <w:p w14:paraId="60E9322C" w14:textId="77777777" w:rsidR="00DB720E" w:rsidRDefault="00DB720E" w:rsidP="00DB720E">
      <w:pPr>
        <w:rPr>
          <w:ins w:id="61" w:author="Peony Wang" w:date="2026-07-02T22:15:00Z" w16du:dateUtc="2026-07-02T14:15:00Z"/>
          <w:rFonts w:hint="eastAsia"/>
        </w:rPr>
      </w:pPr>
    </w:p>
    <w:p w14:paraId="6D36BF56" w14:textId="77777777" w:rsidR="00DB720E" w:rsidRDefault="00DB720E" w:rsidP="00DB720E">
      <w:pPr>
        <w:rPr>
          <w:ins w:id="62" w:author="Peony Wang" w:date="2026-07-02T22:15:00Z" w16du:dateUtc="2026-07-02T14:15:00Z"/>
          <w:rFonts w:hint="eastAsia"/>
        </w:rPr>
      </w:pPr>
      <w:ins w:id="63" w:author="Peony Wang" w:date="2026-07-02T22:15:00Z" w16du:dateUtc="2026-07-02T14:15:00Z">
        <w:r>
          <w:rPr>
            <w:rFonts w:hint="eastAsia"/>
          </w:rPr>
          <w:t>LLM：</w:t>
        </w:r>
      </w:ins>
    </w:p>
    <w:p w14:paraId="68574206" w14:textId="77777777" w:rsidR="00DB720E" w:rsidRDefault="00DB720E" w:rsidP="00DB720E">
      <w:pPr>
        <w:rPr>
          <w:ins w:id="64" w:author="Peony Wang" w:date="2026-07-02T22:15:00Z" w16du:dateUtc="2026-07-02T14:15:00Z"/>
          <w:rFonts w:hint="eastAsia"/>
        </w:rPr>
      </w:pPr>
      <w:ins w:id="65" w:author="Peony Wang" w:date="2026-07-02T22:15:00Z" w16du:dateUtc="2026-07-02T14:15:00Z">
        <w:r>
          <w:rPr>
            <w:rFonts w:hint="eastAsia"/>
          </w:rPr>
          <w:t>Qwen3-235B-A22B</w:t>
        </w:r>
      </w:ins>
    </w:p>
    <w:p w14:paraId="768CBCB7" w14:textId="77777777" w:rsidR="00DB720E" w:rsidRDefault="00DB720E" w:rsidP="00DB720E">
      <w:pPr>
        <w:rPr>
          <w:ins w:id="66" w:author="Peony Wang" w:date="2026-07-02T22:15:00Z" w16du:dateUtc="2026-07-02T14:15:00Z"/>
          <w:rFonts w:hint="eastAsia"/>
        </w:rPr>
      </w:pPr>
    </w:p>
    <w:p w14:paraId="10309ED6" w14:textId="77777777" w:rsidR="00DB720E" w:rsidRDefault="00DB720E" w:rsidP="00DB720E">
      <w:pPr>
        <w:rPr>
          <w:ins w:id="67" w:author="Peony Wang" w:date="2026-07-02T22:15:00Z" w16du:dateUtc="2026-07-02T14:15:00Z"/>
          <w:rFonts w:hint="eastAsia"/>
        </w:rPr>
      </w:pPr>
      <w:proofErr w:type="spellStart"/>
      <w:ins w:id="68" w:author="Peony Wang" w:date="2026-07-02T22:15:00Z" w16du:dateUtc="2026-07-02T14:15:00Z">
        <w:r>
          <w:rPr>
            <w:rFonts w:hint="eastAsia"/>
          </w:rPr>
          <w:t>Github</w:t>
        </w:r>
        <w:proofErr w:type="spellEnd"/>
        <w:r>
          <w:rPr>
            <w:rFonts w:hint="eastAsia"/>
          </w:rPr>
          <w:t>：</w:t>
        </w:r>
      </w:ins>
    </w:p>
    <w:p w14:paraId="344A3004" w14:textId="77777777" w:rsidR="00DB720E" w:rsidRDefault="00DB720E" w:rsidP="00DB720E">
      <w:pPr>
        <w:rPr>
          <w:ins w:id="69" w:author="Peony Wang" w:date="2026-07-02T22:15:00Z" w16du:dateUtc="2026-07-02T14:15:00Z"/>
          <w:rFonts w:hint="eastAsia"/>
        </w:rPr>
      </w:pPr>
      <w:ins w:id="70" w:author="Peony Wang" w:date="2026-07-02T22:15:00Z" w16du:dateUtc="2026-07-02T14:15:00Z">
        <w:r>
          <w:rPr>
            <w:rFonts w:hint="eastAsia"/>
          </w:rPr>
          <w:t>https://github.com/QwenLM/Qwen3?tab=readme-ov-file</w:t>
        </w:r>
      </w:ins>
    </w:p>
    <w:p w14:paraId="0E5B4CD9" w14:textId="77777777" w:rsidR="00DB720E" w:rsidRDefault="00DB720E" w:rsidP="00DB720E">
      <w:pPr>
        <w:rPr>
          <w:ins w:id="71" w:author="Peony Wang" w:date="2026-07-02T22:15:00Z" w16du:dateUtc="2026-07-02T14:15:00Z"/>
          <w:rFonts w:hint="eastAsia"/>
        </w:rPr>
      </w:pPr>
      <w:ins w:id="72" w:author="Peony Wang" w:date="2026-07-02T22:15:00Z" w16du:dateUtc="2026-07-02T14:15:00Z">
        <w:r>
          <w:rPr>
            <w:rFonts w:hint="eastAsia"/>
          </w:rPr>
          <w:t>Hugging Face：</w:t>
        </w:r>
      </w:ins>
    </w:p>
    <w:p w14:paraId="5F9FE0AB" w14:textId="77777777" w:rsidR="00DB720E" w:rsidRDefault="00DB720E" w:rsidP="00DB720E">
      <w:pPr>
        <w:rPr>
          <w:ins w:id="73" w:author="Peony Wang" w:date="2026-07-02T22:15:00Z" w16du:dateUtc="2026-07-02T14:15:00Z"/>
          <w:rFonts w:hint="eastAsia"/>
        </w:rPr>
      </w:pPr>
      <w:ins w:id="74" w:author="Peony Wang" w:date="2026-07-02T22:15:00Z" w16du:dateUtc="2026-07-02T14:15:00Z">
        <w:r>
          <w:rPr>
            <w:rFonts w:hint="eastAsia"/>
          </w:rPr>
          <w:t>https://huggingface.co/Qwen/Qwen3-235B-A22B/tree/main</w:t>
        </w:r>
      </w:ins>
    </w:p>
    <w:p w14:paraId="2E9D8915" w14:textId="3CDC113A" w:rsidR="00801F28" w:rsidRDefault="00801F28" w:rsidP="00DB720E">
      <w:pPr>
        <w:rPr>
          <w:rFonts w:hint="eastAsia"/>
        </w:rPr>
      </w:pPr>
    </w:p>
    <w:sectPr w:rsidR="00801F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B30CE" w14:textId="77777777" w:rsidR="003A0A2B" w:rsidRDefault="003A0A2B" w:rsidP="00DB720E">
      <w:pPr>
        <w:spacing w:after="0" w:line="240" w:lineRule="auto"/>
        <w:rPr>
          <w:rFonts w:hint="eastAsia"/>
        </w:rPr>
      </w:pPr>
      <w:r>
        <w:separator/>
      </w:r>
    </w:p>
  </w:endnote>
  <w:endnote w:type="continuationSeparator" w:id="0">
    <w:p w14:paraId="77A28BE4" w14:textId="77777777" w:rsidR="003A0A2B" w:rsidRDefault="003A0A2B" w:rsidP="00DB720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825AD" w14:textId="77777777" w:rsidR="003A0A2B" w:rsidRDefault="003A0A2B" w:rsidP="00DB720E">
      <w:pPr>
        <w:spacing w:after="0" w:line="240" w:lineRule="auto"/>
        <w:rPr>
          <w:rFonts w:hint="eastAsia"/>
        </w:rPr>
      </w:pPr>
      <w:r>
        <w:separator/>
      </w:r>
    </w:p>
  </w:footnote>
  <w:footnote w:type="continuationSeparator" w:id="0">
    <w:p w14:paraId="7E52D799" w14:textId="77777777" w:rsidR="003A0A2B" w:rsidRDefault="003A0A2B" w:rsidP="00DB720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C36C1"/>
    <w:multiLevelType w:val="hybridMultilevel"/>
    <w:tmpl w:val="EFE824C4"/>
    <w:lvl w:ilvl="0" w:tplc="8A988F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724918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ony Wang">
    <w15:presenceInfo w15:providerId="Windows Live" w15:userId="305240a5b9de55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F28"/>
    <w:rsid w:val="0009010F"/>
    <w:rsid w:val="00134B1F"/>
    <w:rsid w:val="002A0F06"/>
    <w:rsid w:val="003367C3"/>
    <w:rsid w:val="003A0A2B"/>
    <w:rsid w:val="00652CE5"/>
    <w:rsid w:val="00801F28"/>
    <w:rsid w:val="00864CBB"/>
    <w:rsid w:val="009A59BF"/>
    <w:rsid w:val="00CF79A0"/>
    <w:rsid w:val="00DB720E"/>
    <w:rsid w:val="00DE71C6"/>
    <w:rsid w:val="00F25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0DA350"/>
  <w15:chartTrackingRefBased/>
  <w15:docId w15:val="{62F23ED0-D236-4420-BC79-C3AB14E21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01F2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01F2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01F2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01F2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01F2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01F2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01F2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1F2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01F2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国自然标题1"/>
    <w:basedOn w:val="a"/>
    <w:link w:val="12"/>
    <w:qFormat/>
    <w:rsid w:val="003367C3"/>
    <w:pPr>
      <w:snapToGrid w:val="0"/>
      <w:spacing w:after="0" w:line="440" w:lineRule="exact"/>
      <w:ind w:firstLineChars="200" w:firstLine="480"/>
    </w:pPr>
    <w:rPr>
      <w:rFonts w:ascii="宋体" w:eastAsia="楷体" w:hAnsi="宋体" w:cs="宋体"/>
      <w:sz w:val="28"/>
    </w:rPr>
  </w:style>
  <w:style w:type="character" w:customStyle="1" w:styleId="12">
    <w:name w:val="国自然标题1 字符"/>
    <w:basedOn w:val="a0"/>
    <w:link w:val="11"/>
    <w:rsid w:val="003367C3"/>
    <w:rPr>
      <w:rFonts w:ascii="宋体" w:eastAsia="楷体" w:hAnsi="宋体" w:cs="宋体"/>
      <w:sz w:val="28"/>
    </w:rPr>
  </w:style>
  <w:style w:type="character" w:customStyle="1" w:styleId="10">
    <w:name w:val="标题 1 字符"/>
    <w:basedOn w:val="a0"/>
    <w:link w:val="1"/>
    <w:uiPriority w:val="9"/>
    <w:rsid w:val="00801F2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01F2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01F2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01F28"/>
    <w:rPr>
      <w:rFonts w:cstheme="majorBidi"/>
      <w:color w:val="2F5496" w:themeColor="accent1" w:themeShade="BF"/>
      <w:sz w:val="28"/>
      <w:szCs w:val="28"/>
    </w:rPr>
  </w:style>
  <w:style w:type="character" w:customStyle="1" w:styleId="50">
    <w:name w:val="标题 5 字符"/>
    <w:basedOn w:val="a0"/>
    <w:link w:val="5"/>
    <w:uiPriority w:val="9"/>
    <w:semiHidden/>
    <w:rsid w:val="00801F28"/>
    <w:rPr>
      <w:rFonts w:cstheme="majorBidi"/>
      <w:color w:val="2F5496" w:themeColor="accent1" w:themeShade="BF"/>
      <w:sz w:val="24"/>
    </w:rPr>
  </w:style>
  <w:style w:type="character" w:customStyle="1" w:styleId="60">
    <w:name w:val="标题 6 字符"/>
    <w:basedOn w:val="a0"/>
    <w:link w:val="6"/>
    <w:uiPriority w:val="9"/>
    <w:semiHidden/>
    <w:rsid w:val="00801F28"/>
    <w:rPr>
      <w:rFonts w:cstheme="majorBidi"/>
      <w:b/>
      <w:bCs/>
      <w:color w:val="2F5496" w:themeColor="accent1" w:themeShade="BF"/>
    </w:rPr>
  </w:style>
  <w:style w:type="character" w:customStyle="1" w:styleId="70">
    <w:name w:val="标题 7 字符"/>
    <w:basedOn w:val="a0"/>
    <w:link w:val="7"/>
    <w:uiPriority w:val="9"/>
    <w:semiHidden/>
    <w:rsid w:val="00801F28"/>
    <w:rPr>
      <w:rFonts w:cstheme="majorBidi"/>
      <w:b/>
      <w:bCs/>
      <w:color w:val="595959" w:themeColor="text1" w:themeTint="A6"/>
    </w:rPr>
  </w:style>
  <w:style w:type="character" w:customStyle="1" w:styleId="80">
    <w:name w:val="标题 8 字符"/>
    <w:basedOn w:val="a0"/>
    <w:link w:val="8"/>
    <w:uiPriority w:val="9"/>
    <w:semiHidden/>
    <w:rsid w:val="00801F28"/>
    <w:rPr>
      <w:rFonts w:cstheme="majorBidi"/>
      <w:color w:val="595959" w:themeColor="text1" w:themeTint="A6"/>
    </w:rPr>
  </w:style>
  <w:style w:type="character" w:customStyle="1" w:styleId="90">
    <w:name w:val="标题 9 字符"/>
    <w:basedOn w:val="a0"/>
    <w:link w:val="9"/>
    <w:uiPriority w:val="9"/>
    <w:semiHidden/>
    <w:rsid w:val="00801F28"/>
    <w:rPr>
      <w:rFonts w:eastAsiaTheme="majorEastAsia" w:cstheme="majorBidi"/>
      <w:color w:val="595959" w:themeColor="text1" w:themeTint="A6"/>
    </w:rPr>
  </w:style>
  <w:style w:type="paragraph" w:styleId="a3">
    <w:name w:val="Title"/>
    <w:basedOn w:val="a"/>
    <w:next w:val="a"/>
    <w:link w:val="a4"/>
    <w:uiPriority w:val="10"/>
    <w:qFormat/>
    <w:rsid w:val="00801F2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1F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1F2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01F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1F28"/>
    <w:pPr>
      <w:spacing w:before="160"/>
      <w:jc w:val="center"/>
    </w:pPr>
    <w:rPr>
      <w:i/>
      <w:iCs/>
      <w:color w:val="404040" w:themeColor="text1" w:themeTint="BF"/>
    </w:rPr>
  </w:style>
  <w:style w:type="character" w:customStyle="1" w:styleId="a8">
    <w:name w:val="引用 字符"/>
    <w:basedOn w:val="a0"/>
    <w:link w:val="a7"/>
    <w:uiPriority w:val="29"/>
    <w:rsid w:val="00801F28"/>
    <w:rPr>
      <w:i/>
      <w:iCs/>
      <w:color w:val="404040" w:themeColor="text1" w:themeTint="BF"/>
    </w:rPr>
  </w:style>
  <w:style w:type="paragraph" w:styleId="a9">
    <w:name w:val="List Paragraph"/>
    <w:basedOn w:val="a"/>
    <w:uiPriority w:val="34"/>
    <w:qFormat/>
    <w:rsid w:val="00801F28"/>
    <w:pPr>
      <w:ind w:left="720"/>
      <w:contextualSpacing/>
    </w:pPr>
  </w:style>
  <w:style w:type="character" w:styleId="aa">
    <w:name w:val="Intense Emphasis"/>
    <w:basedOn w:val="a0"/>
    <w:uiPriority w:val="21"/>
    <w:qFormat/>
    <w:rsid w:val="00801F28"/>
    <w:rPr>
      <w:i/>
      <w:iCs/>
      <w:color w:val="2F5496" w:themeColor="accent1" w:themeShade="BF"/>
    </w:rPr>
  </w:style>
  <w:style w:type="paragraph" w:styleId="ab">
    <w:name w:val="Intense Quote"/>
    <w:basedOn w:val="a"/>
    <w:next w:val="a"/>
    <w:link w:val="ac"/>
    <w:uiPriority w:val="30"/>
    <w:qFormat/>
    <w:rsid w:val="00801F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01F28"/>
    <w:rPr>
      <w:i/>
      <w:iCs/>
      <w:color w:val="2F5496" w:themeColor="accent1" w:themeShade="BF"/>
    </w:rPr>
  </w:style>
  <w:style w:type="character" w:styleId="ad">
    <w:name w:val="Intense Reference"/>
    <w:basedOn w:val="a0"/>
    <w:uiPriority w:val="32"/>
    <w:qFormat/>
    <w:rsid w:val="00801F28"/>
    <w:rPr>
      <w:b/>
      <w:bCs/>
      <w:smallCaps/>
      <w:color w:val="2F5496" w:themeColor="accent1" w:themeShade="BF"/>
      <w:spacing w:val="5"/>
    </w:rPr>
  </w:style>
  <w:style w:type="paragraph" w:styleId="ae">
    <w:name w:val="Revision"/>
    <w:hidden/>
    <w:uiPriority w:val="99"/>
    <w:semiHidden/>
    <w:rsid w:val="00652CE5"/>
    <w:pPr>
      <w:spacing w:after="0" w:line="240" w:lineRule="auto"/>
    </w:pPr>
  </w:style>
  <w:style w:type="paragraph" w:styleId="af">
    <w:name w:val="header"/>
    <w:basedOn w:val="a"/>
    <w:link w:val="af0"/>
    <w:uiPriority w:val="99"/>
    <w:unhideWhenUsed/>
    <w:rsid w:val="00DB720E"/>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DB720E"/>
    <w:rPr>
      <w:sz w:val="18"/>
      <w:szCs w:val="18"/>
    </w:rPr>
  </w:style>
  <w:style w:type="paragraph" w:styleId="af1">
    <w:name w:val="footer"/>
    <w:basedOn w:val="a"/>
    <w:link w:val="af2"/>
    <w:uiPriority w:val="99"/>
    <w:unhideWhenUsed/>
    <w:rsid w:val="00DB720E"/>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DB720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481</Words>
  <Characters>955</Characters>
  <Application>Microsoft Office Word</Application>
  <DocSecurity>0</DocSecurity>
  <Lines>38</Lines>
  <Paragraphs>22</Paragraphs>
  <ScaleCrop>false</ScaleCrop>
  <Company/>
  <LinksUpToDate>false</LinksUpToDate>
  <CharactersWithSpaces>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Peony Wang</dc:creator>
  <cp:keywords/>
  <dc:description/>
  <cp:lastModifiedBy>Peony Wang</cp:lastModifiedBy>
  <cp:revision>2</cp:revision>
  <dcterms:created xsi:type="dcterms:W3CDTF">2026-07-02T02:39:00Z</dcterms:created>
  <dcterms:modified xsi:type="dcterms:W3CDTF">2026-07-02T14:17:00Z</dcterms:modified>
</cp:coreProperties>
</file>